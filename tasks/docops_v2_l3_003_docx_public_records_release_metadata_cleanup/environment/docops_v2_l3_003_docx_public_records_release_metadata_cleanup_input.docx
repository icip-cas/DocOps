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Internal Water Main Break Claims Packet</w:t>
      </w:r>
    </w:p>
    <w:p>
      <w:r>
        <w:t>PRIVATE reviewer: Nora Chen. Personal phone 555-0174. Attorney-client legal strategy note: settlement exposure estimate is not public.</w:t>
      </w:r>
    </w:p>
    <w:p>
      <w:pPr>
        <w:pStyle w:val="Heading1"/>
      </w:pPr>
      <w:r>
        <w:t>Correction Memo - INTERNAL</w:t>
      </w:r>
    </w:p>
    <w:p>
      <w:r>
        <w:t>Incident date is currently listed as 2026-01-08 but should be 2026-01-18.</w:t>
      </w:r>
    </w:p>
    <w:p>
      <w:r>
        <w:t>Claim count says 34 claims but deduplicated public count should be 37.</w:t>
      </w:r>
    </w:p>
    <w:p>
      <w:r>
        <w:t>Reimbursable cap says $500 but corrected public cap is $650.</w:t>
      </w:r>
    </w:p>
    <w:p>
      <w:r>
        <w:t>Public contact should not name Marcus Vale or Eliza Park; use Public Records Desk.</w:t>
      </w:r>
    </w:p>
    <w:p>
      <w:r>
        <w:t>Response deadline currently says 2026-07-31 but should be 2026-08-15.</w:t>
      </w:r>
    </w:p>
    <w:p>
      <w:pPr>
        <w:pStyle w:val="Heading1"/>
      </w:pPr>
      <w:r>
        <w:t>Raw Claimant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Claimant name</w:t>
            </w:r>
          </w:p>
        </w:tc>
        <w:tc>
          <w:tcPr>
            <w:tcW w:type="dxa" w:w="3408"/>
          </w:tcPr>
          <w:p>
            <w:r>
              <w:t>home address</w:t>
            </w:r>
          </w:p>
        </w:tc>
        <w:tc>
          <w:tcPr>
            <w:tcW w:type="dxa" w:w="3408"/>
          </w:tcPr>
          <w:p>
            <w:r>
              <w:t>private note</w:t>
            </w:r>
          </w:p>
        </w:tc>
      </w:tr>
      <w:tr>
        <w:tc>
          <w:tcPr>
            <w:tcW w:type="dxa" w:w="3408"/>
          </w:tcPr>
          <w:p>
            <w:r>
              <w:t>Avery Stone</w:t>
            </w:r>
          </w:p>
        </w:tc>
        <w:tc>
          <w:tcPr>
            <w:tcW w:type="dxa" w:w="3408"/>
          </w:tcPr>
          <w:p>
            <w:r>
              <w:t>14 Pine Street</w:t>
            </w:r>
          </w:p>
        </w:tc>
        <w:tc>
          <w:tcPr>
            <w:tcW w:type="dxa" w:w="3408"/>
          </w:tcPr>
          <w:p>
            <w:r>
              <w:t>personal phone 555-2201</w:t>
            </w:r>
          </w:p>
        </w:tc>
      </w:tr>
      <w:tr>
        <w:tc>
          <w:tcPr>
            <w:tcW w:type="dxa" w:w="3408"/>
          </w:tcPr>
          <w:p>
            <w:r>
              <w:t>Mira Cole</w:t>
            </w:r>
          </w:p>
        </w:tc>
        <w:tc>
          <w:tcPr>
            <w:tcW w:type="dxa" w:w="3408"/>
          </w:tcPr>
          <w:p>
            <w:r>
              <w:t>88 Lake Avenue</w:t>
            </w:r>
          </w:p>
        </w:tc>
        <w:tc>
          <w:tcPr>
            <w:tcW w:type="dxa" w:w="3408"/>
          </w:tcPr>
          <w:p>
            <w:r>
              <w:t>do not release</w:t>
            </w:r>
          </w:p>
        </w:tc>
      </w:tr>
      <w:tr>
        <w:tc>
          <w:tcPr>
            <w:tcW w:type="dxa" w:w="3408"/>
          </w:tcPr>
          <w:p>
            <w:r>
              <w:t>Jon Bell</w:t>
            </w:r>
          </w:p>
        </w:tc>
        <w:tc>
          <w:tcPr>
            <w:tcW w:type="dxa" w:w="3408"/>
          </w:tcPr>
          <w:p>
            <w:r>
              <w:t>5 West Road</w:t>
            </w:r>
          </w:p>
        </w:tc>
        <w:tc>
          <w:tcPr>
            <w:tcW w:type="dxa" w:w="3408"/>
          </w:tcPr>
          <w:p>
            <w:r>
              <w:t>settlement exposure discussion</w:t>
            </w:r>
          </w:p>
        </w:tc>
      </w:tr>
    </w:tbl>
    <w:p>
      <w:pPr>
        <w:pStyle w:val="Heading1"/>
      </w:pPr>
      <w:r>
        <w:t>Draft Release Outline</w:t>
      </w:r>
    </w:p>
    <w:p>
      <w:r>
        <w:t>DRAFT public packet will be rebuilt after comments and tracked changes are resolved.</w:t>
      </w:r>
    </w:p>
    <w:p>
      <w:r>
        <w:t>INTERNAL tracked-change review block follows.</w:t>
      </w:r>
    </w:p>
    <w:p>
      <w:del w:id="8" w:author="Nora Chen" w:date="2026-06-01T10:00:00Z">
        <w:r>
          <w:delText>PRIVATE deleted text: claimant name and personal phone should not be public.</w:delText>
        </w:r>
      </w:del>
      <w:ins w:id="9" w:author="Marcus Vale" w:date="2026-06-01T11:00:00Z">
        <w:r>
          <w:t>DRAFT inserted replacement still needs public cleanup.</w:t>
        </w:r>
      </w:ins>
    </w:p>
    <w:p>
      <w:commentRangeStart w:id="0"/>
      <w:r>
        <w:t>Commented passage with settlement exposure and do not release note.</w:t>
      </w:r>
      <w:commentRangeEnd w:id="0"/>
      <w:r>
        <w:commentReference w:id="0"/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mment author Nora Chen" w:date="2026-06-01T10:00:00Z">
    <w:p>
      <w:r>
        <w:t>PRIVATE comment: personal phone, home address, and settlement exposure must be checked before release.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DRAFT - do not release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Water Main Break Claims Packet</dc:title>
  <dc:subject>PRIVATE legal strategy draft</dc:subject>
  <dc:creator>Nora Chen</dc:creator>
  <cp:keywords>personal phone; settlement exposure; comment author; legal hold</cp:keywords>
  <dc:description>INTERNAL private reviewer comments remain in this file.</dc:description>
  <cp:lastModifiedBy>Marcus Vale</cp:lastModifiedBy>
  <cp:revision>1</cp:revision>
  <dcterms:created xsi:type="dcterms:W3CDTF">2013-12-23T23:15:00Z</dcterms:created>
  <dcterms:modified xsi:type="dcterms:W3CDTF">2013-12-23T23:15:00Z</dcterms:modified>
  <cp:category/>
</cp:coreProperties>
</file>